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3394D" w14:textId="77777777" w:rsidR="004E792D" w:rsidRPr="003D14D2" w:rsidRDefault="004E792D" w:rsidP="004E792D">
      <w:pPr>
        <w:rPr>
          <w:rFonts w:ascii="Calibri" w:hAnsi="Calibri" w:cs="Calibri"/>
        </w:rPr>
      </w:pPr>
      <w:r w:rsidRPr="003D14D2">
        <w:rPr>
          <w:rFonts w:ascii="Calibri" w:hAnsi="Calibri" w:cs="Calibri"/>
          <w:noProof/>
        </w:rPr>
        <mc:AlternateContent>
          <mc:Choice Requires="wpg">
            <w:drawing>
              <wp:anchor distT="0" distB="0" distL="114300" distR="114300" simplePos="0" relativeHeight="251659264" behindDoc="0" locked="0" layoutInCell="1" hidden="0" allowOverlap="1" wp14:anchorId="5F2440B9" wp14:editId="0CD3CF9A">
                <wp:simplePos x="0" y="0"/>
                <wp:positionH relativeFrom="page">
                  <wp:posOffset>517890</wp:posOffset>
                </wp:positionH>
                <wp:positionV relativeFrom="margin">
                  <wp:posOffset>-898217</wp:posOffset>
                </wp:positionV>
                <wp:extent cx="283221" cy="9419129"/>
                <wp:effectExtent l="0" t="0" r="0" b="4445"/>
                <wp:wrapNone/>
                <wp:docPr id="1728545881" name="Group 1728545881"/>
                <wp:cNvGraphicFramePr/>
                <a:graphic xmlns:a="http://schemas.openxmlformats.org/drawingml/2006/main">
                  <a:graphicData uri="http://schemas.microsoft.com/office/word/2010/wordprocessingGroup">
                    <wpg:wgp>
                      <wpg:cNvGrpSpPr/>
                      <wpg:grpSpPr>
                        <a:xfrm>
                          <a:off x="0" y="0"/>
                          <a:ext cx="283221" cy="941912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57A15BE7" w14:textId="77777777" w:rsidR="004E792D" w:rsidRDefault="004E792D" w:rsidP="004E792D">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5DF0E41B" w14:textId="77777777" w:rsidR="004E792D" w:rsidRDefault="004E792D" w:rsidP="004E792D">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2D07F593" w14:textId="77777777" w:rsidR="004E792D" w:rsidRDefault="004E792D" w:rsidP="004E792D">
                                <w:pPr>
                                  <w:spacing w:after="0" w:line="240" w:lineRule="auto"/>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5F2440B9" id="Group 1728545881" o:spid="_x0000_s1026" style="position:absolute;margin-left:40.8pt;margin-top:-70.75pt;width:22.3pt;height:741.65pt;z-index:251659264;mso-position-horizontal-relative:page;mso-position-vertical-relative:margin;mso-width-relative:margin;mso-height-relative:margin" coordorigin="52317" coordsize="228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">
                <v:group id="Group 150243782" o:spid="_x0000_s1027" style="position:absolute;left:52317;width:2286;height:75600" coordsize="228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">
                  <v:rect id="Rectangle 1022607563"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" filled="f" stroked="f">
                    <v:textbox inset="2.53958mm,2.53958mm,2.53958mm,2.53958mm">
                      <w:txbxContent>
                        <w:p w14:paraId="57A15BE7" w14:textId="77777777" w:rsidR="004E792D" w:rsidRDefault="004E792D" w:rsidP="004E792D">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" fillcolor="#e97132 [3205]" stroked="f">
                    <v:textbox inset="2.53958mm,2.53958mm,2.53958mm,2.53958mm">
                      <w:txbxContent>
                        <w:p w14:paraId="5DF0E41B" w14:textId="77777777" w:rsidR="004E792D" w:rsidRDefault="004E792D" w:rsidP="004E792D">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" fillcolor="#156082 [3204]" stroked="f">
                    <v:textbox inset="2.53958mm,2.53958mm,2.53958mm,2.53958mm">
                      <w:txbxContent>
                        <w:p w14:paraId="2D07F593" w14:textId="77777777" w:rsidR="004E792D" w:rsidRDefault="004E792D" w:rsidP="004E792D">
                          <w:pPr>
                            <w:spacing w:after="0" w:line="240" w:lineRule="auto"/>
                            <w:textDirection w:val="btLr"/>
                          </w:pPr>
                        </w:p>
                      </w:txbxContent>
                    </v:textbox>
                  </v:rect>
                </v:group>
                <w10:wrap anchorx="page" anchory="margin"/>
              </v:group>
            </w:pict>
          </mc:Fallback>
        </mc:AlternateContent>
      </w:r>
      <w:r w:rsidRPr="003D14D2">
        <w:rPr>
          <w:rFonts w:ascii="Calibri" w:hAnsi="Calibri" w:cs="Calibri"/>
          <w:b/>
          <w:color w:val="156082"/>
          <w:sz w:val="36"/>
          <w:szCs w:val="36"/>
        </w:rPr>
        <w:t>Assessment Cover Page</w:t>
      </w:r>
    </w:p>
    <w:tbl>
      <w:tblPr>
        <w:tblStyle w:val="TableGrid"/>
        <w:tblpPr w:leftFromText="180" w:rightFromText="180" w:vertAnchor="text" w:horzAnchor="margin" w:tblpY="161"/>
        <w:tblW w:w="0" w:type="auto"/>
        <w:tblLook w:val="04A0" w:firstRow="1" w:lastRow="0" w:firstColumn="1" w:lastColumn="0" w:noHBand="0" w:noVBand="1"/>
      </w:tblPr>
      <w:tblGrid>
        <w:gridCol w:w="4675"/>
        <w:gridCol w:w="4675"/>
      </w:tblGrid>
      <w:tr w:rsidR="004E792D" w:rsidRPr="00D46DAA" w14:paraId="7E7DEF22" w14:textId="77777777" w:rsidTr="00EA4FF3">
        <w:tc>
          <w:tcPr>
            <w:tcW w:w="4675" w:type="dxa"/>
            <w:vAlign w:val="center"/>
          </w:tcPr>
          <w:p w14:paraId="092B38EB"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Student Full Name</w:t>
            </w:r>
          </w:p>
        </w:tc>
        <w:tc>
          <w:tcPr>
            <w:tcW w:w="4675" w:type="dxa"/>
            <w:vAlign w:val="center"/>
          </w:tcPr>
          <w:p w14:paraId="5A33562D" w14:textId="77777777" w:rsidR="004E792D" w:rsidRPr="004E792D" w:rsidRDefault="004E792D" w:rsidP="00EA4FF3">
            <w:pPr>
              <w:spacing w:before="240" w:after="240"/>
              <w:rPr>
                <w:rFonts w:ascii="Calibri" w:eastAsia="Calibri" w:hAnsi="Calibri" w:cs="Calibri"/>
                <w:i/>
                <w:color w:val="156082"/>
                <w:kern w:val="0"/>
                <w:sz w:val="28"/>
                <w:szCs w:val="28"/>
                <w:lang w:val="en-IE" w:eastAsia="en-IE"/>
                <w14:ligatures w14:val="none"/>
              </w:rPr>
            </w:pPr>
            <w:r w:rsidRPr="004E792D">
              <w:rPr>
                <w:rFonts w:ascii="Calibri" w:eastAsia="Calibri" w:hAnsi="Calibri" w:cs="Calibri"/>
                <w:i/>
                <w:color w:val="156082"/>
                <w:kern w:val="0"/>
                <w:sz w:val="28"/>
                <w:szCs w:val="28"/>
                <w:lang w:val="en-IE" w:eastAsia="en-IE"/>
                <w14:ligatures w14:val="none"/>
              </w:rPr>
              <w:t>Matheus Dos Santos Silva</w:t>
            </w:r>
          </w:p>
        </w:tc>
      </w:tr>
      <w:tr w:rsidR="004E792D" w:rsidRPr="00D46DAA" w14:paraId="31CF1DEE" w14:textId="77777777" w:rsidTr="00EA4FF3">
        <w:tc>
          <w:tcPr>
            <w:tcW w:w="4675" w:type="dxa"/>
            <w:vAlign w:val="center"/>
          </w:tcPr>
          <w:p w14:paraId="404BF60B"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Student Number</w:t>
            </w:r>
          </w:p>
        </w:tc>
        <w:tc>
          <w:tcPr>
            <w:tcW w:w="4675" w:type="dxa"/>
            <w:vAlign w:val="center"/>
          </w:tcPr>
          <w:p w14:paraId="3D2AE63A" w14:textId="77777777" w:rsidR="004E792D" w:rsidRPr="004E792D" w:rsidRDefault="004E792D" w:rsidP="00EA4FF3">
            <w:pPr>
              <w:spacing w:before="240" w:after="240"/>
              <w:rPr>
                <w:rFonts w:ascii="Calibri" w:eastAsia="Calibri" w:hAnsi="Calibri" w:cs="Calibri"/>
                <w:i/>
                <w:color w:val="156082"/>
                <w:kern w:val="0"/>
                <w:sz w:val="28"/>
                <w:szCs w:val="28"/>
                <w:lang w:val="en-IE" w:eastAsia="en-IE"/>
                <w14:ligatures w14:val="none"/>
              </w:rPr>
            </w:pPr>
            <w:r w:rsidRPr="004E792D">
              <w:rPr>
                <w:rFonts w:ascii="Calibri" w:eastAsia="Calibri" w:hAnsi="Calibri" w:cs="Calibri"/>
                <w:i/>
                <w:color w:val="156082"/>
                <w:kern w:val="0"/>
                <w:sz w:val="28"/>
                <w:szCs w:val="28"/>
                <w:lang w:val="en-IE" w:eastAsia="en-IE"/>
                <w14:ligatures w14:val="none"/>
              </w:rPr>
              <w:t>2026438</w:t>
            </w:r>
          </w:p>
        </w:tc>
      </w:tr>
      <w:tr w:rsidR="004E792D" w:rsidRPr="00D46DAA" w14:paraId="6BB2BDBC" w14:textId="77777777" w:rsidTr="00EA4FF3">
        <w:tc>
          <w:tcPr>
            <w:tcW w:w="4675" w:type="dxa"/>
            <w:vAlign w:val="center"/>
          </w:tcPr>
          <w:p w14:paraId="71BC0BA6"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Module Title</w:t>
            </w:r>
          </w:p>
        </w:tc>
        <w:tc>
          <w:tcPr>
            <w:tcW w:w="4675" w:type="dxa"/>
            <w:vAlign w:val="center"/>
          </w:tcPr>
          <w:p w14:paraId="5617D77D" w14:textId="5223DCA7" w:rsidR="004E792D" w:rsidRPr="004E792D" w:rsidRDefault="004E792D" w:rsidP="00EA4FF3">
            <w:pPr>
              <w:spacing w:before="240" w:after="240"/>
              <w:rPr>
                <w:rFonts w:ascii="Calibri" w:eastAsia="Calibri" w:hAnsi="Calibri" w:cs="Calibri"/>
                <w:i/>
                <w:color w:val="156082"/>
                <w:kern w:val="0"/>
                <w:sz w:val="28"/>
                <w:szCs w:val="28"/>
                <w:lang w:val="en-IE" w:eastAsia="en-IE"/>
                <w14:ligatures w14:val="none"/>
              </w:rPr>
            </w:pPr>
            <w:r w:rsidRPr="004E792D">
              <w:rPr>
                <w:rFonts w:ascii="Calibri" w:eastAsia="Calibri" w:hAnsi="Calibri" w:cs="Calibri"/>
                <w:i/>
                <w:color w:val="156082"/>
                <w:kern w:val="0"/>
                <w:sz w:val="28"/>
                <w:szCs w:val="28"/>
                <w:lang w:val="en-IE" w:eastAsia="en-IE"/>
                <w14:ligatures w14:val="none"/>
              </w:rPr>
              <w:t>Statistical Techniques for Data Analysis</w:t>
            </w:r>
          </w:p>
        </w:tc>
      </w:tr>
      <w:tr w:rsidR="004E792D" w:rsidRPr="00D46DAA" w14:paraId="20C5115A" w14:textId="77777777" w:rsidTr="00EA4FF3">
        <w:tc>
          <w:tcPr>
            <w:tcW w:w="4675" w:type="dxa"/>
            <w:vAlign w:val="center"/>
          </w:tcPr>
          <w:p w14:paraId="4325C1A5"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Assessment Title</w:t>
            </w:r>
          </w:p>
        </w:tc>
        <w:tc>
          <w:tcPr>
            <w:tcW w:w="4675" w:type="dxa"/>
            <w:vAlign w:val="center"/>
          </w:tcPr>
          <w:p w14:paraId="1A82A372" w14:textId="7284C2D5" w:rsidR="004E792D" w:rsidRPr="004E792D" w:rsidRDefault="004E792D" w:rsidP="00EA4FF3">
            <w:pPr>
              <w:spacing w:before="240" w:after="240"/>
              <w:rPr>
                <w:rFonts w:ascii="Calibri" w:eastAsia="Calibri" w:hAnsi="Calibri" w:cs="Calibri"/>
                <w:i/>
                <w:color w:val="156082"/>
                <w:kern w:val="0"/>
                <w:sz w:val="28"/>
                <w:szCs w:val="28"/>
                <w:lang w:val="en-IE" w:eastAsia="en-IE"/>
                <w14:ligatures w14:val="none"/>
              </w:rPr>
            </w:pPr>
            <w:r w:rsidRPr="004E792D">
              <w:rPr>
                <w:rFonts w:ascii="Calibri" w:eastAsia="Calibri" w:hAnsi="Calibri" w:cs="Calibri"/>
                <w:i/>
                <w:color w:val="156082"/>
                <w:kern w:val="0"/>
                <w:sz w:val="28"/>
                <w:szCs w:val="28"/>
                <w:lang w:val="en-IE" w:eastAsia="en-IE"/>
                <w14:ligatures w14:val="none"/>
              </w:rPr>
              <w:t>CA1</w:t>
            </w:r>
          </w:p>
        </w:tc>
      </w:tr>
      <w:tr w:rsidR="004E792D" w:rsidRPr="00D46DAA" w14:paraId="7B515A4B" w14:textId="77777777" w:rsidTr="00EA4FF3">
        <w:tc>
          <w:tcPr>
            <w:tcW w:w="4675" w:type="dxa"/>
            <w:vAlign w:val="center"/>
          </w:tcPr>
          <w:p w14:paraId="4337615E"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Lecturer/Supervisor</w:t>
            </w:r>
          </w:p>
        </w:tc>
        <w:tc>
          <w:tcPr>
            <w:tcW w:w="4675" w:type="dxa"/>
            <w:vAlign w:val="center"/>
          </w:tcPr>
          <w:p w14:paraId="3E9F2B6A" w14:textId="77777777" w:rsidR="004E792D" w:rsidRPr="004E792D" w:rsidRDefault="004E792D" w:rsidP="00EA4FF3">
            <w:pPr>
              <w:spacing w:before="240" w:after="240"/>
              <w:rPr>
                <w:rFonts w:ascii="Calibri" w:eastAsia="Calibri" w:hAnsi="Calibri" w:cs="Calibri"/>
                <w:i/>
                <w:color w:val="156082"/>
                <w:kern w:val="0"/>
                <w:sz w:val="28"/>
                <w:szCs w:val="28"/>
                <w:lang w:val="en-IE" w:eastAsia="en-IE"/>
                <w14:ligatures w14:val="none"/>
              </w:rPr>
            </w:pPr>
            <w:proofErr w:type="spellStart"/>
            <w:r w:rsidRPr="004E792D">
              <w:rPr>
                <w:rFonts w:ascii="Calibri" w:eastAsia="Calibri" w:hAnsi="Calibri" w:cs="Calibri"/>
                <w:i/>
                <w:color w:val="156082"/>
                <w:kern w:val="0"/>
                <w:sz w:val="28"/>
                <w:szCs w:val="28"/>
                <w:lang w:val="en-IE" w:eastAsia="en-IE"/>
                <w14:ligatures w14:val="none"/>
              </w:rPr>
              <w:t>Taufique</w:t>
            </w:r>
            <w:proofErr w:type="spellEnd"/>
            <w:r w:rsidRPr="004E792D">
              <w:rPr>
                <w:rFonts w:ascii="Calibri" w:eastAsia="Calibri" w:hAnsi="Calibri" w:cs="Calibri"/>
                <w:i/>
                <w:color w:val="156082"/>
                <w:kern w:val="0"/>
                <w:sz w:val="28"/>
                <w:szCs w:val="28"/>
                <w:lang w:val="en-IE" w:eastAsia="en-IE"/>
                <w14:ligatures w14:val="none"/>
              </w:rPr>
              <w:t xml:space="preserve"> Ahmed</w:t>
            </w:r>
          </w:p>
        </w:tc>
      </w:tr>
      <w:tr w:rsidR="004E792D" w:rsidRPr="00D46DAA" w14:paraId="16502994" w14:textId="77777777" w:rsidTr="00EA4FF3">
        <w:tc>
          <w:tcPr>
            <w:tcW w:w="4675" w:type="dxa"/>
            <w:vAlign w:val="center"/>
          </w:tcPr>
          <w:p w14:paraId="7B01F8D0"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Assessment Due Date</w:t>
            </w:r>
          </w:p>
        </w:tc>
        <w:tc>
          <w:tcPr>
            <w:tcW w:w="4675" w:type="dxa"/>
            <w:vAlign w:val="center"/>
          </w:tcPr>
          <w:p w14:paraId="15B33049" w14:textId="77777777" w:rsidR="004E792D" w:rsidRPr="004E792D" w:rsidRDefault="004E792D" w:rsidP="00EA4FF3">
            <w:pPr>
              <w:spacing w:before="240" w:after="240"/>
              <w:rPr>
                <w:rFonts w:ascii="Calibri" w:eastAsia="Calibri" w:hAnsi="Calibri" w:cs="Calibri"/>
                <w:i/>
                <w:color w:val="156082"/>
                <w:kern w:val="0"/>
                <w:sz w:val="28"/>
                <w:szCs w:val="28"/>
                <w:lang w:val="en-IE" w:eastAsia="en-IE"/>
                <w14:ligatures w14:val="none"/>
              </w:rPr>
            </w:pPr>
            <w:r w:rsidRPr="004E792D">
              <w:rPr>
                <w:rFonts w:ascii="Calibri" w:eastAsia="Calibri" w:hAnsi="Calibri" w:cs="Calibri"/>
                <w:i/>
                <w:color w:val="156082"/>
                <w:kern w:val="0"/>
                <w:sz w:val="28"/>
                <w:szCs w:val="28"/>
                <w:lang w:val="en-IE" w:eastAsia="en-IE"/>
                <w14:ligatures w14:val="none"/>
              </w:rPr>
              <w:t>2026-10-25</w:t>
            </w:r>
          </w:p>
        </w:tc>
      </w:tr>
      <w:tr w:rsidR="004E792D" w:rsidRPr="00D46DAA" w14:paraId="7A6411F9" w14:textId="77777777" w:rsidTr="00EA4FF3">
        <w:tc>
          <w:tcPr>
            <w:tcW w:w="4675" w:type="dxa"/>
            <w:vAlign w:val="center"/>
          </w:tcPr>
          <w:p w14:paraId="1C57CA11"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Date of Submission</w:t>
            </w:r>
          </w:p>
        </w:tc>
        <w:tc>
          <w:tcPr>
            <w:tcW w:w="4675" w:type="dxa"/>
            <w:vAlign w:val="center"/>
          </w:tcPr>
          <w:p w14:paraId="6EEFA399" w14:textId="4FD3E7A1" w:rsidR="004E792D" w:rsidRPr="004E792D" w:rsidRDefault="004E792D" w:rsidP="00EA4FF3">
            <w:pPr>
              <w:spacing w:before="240" w:after="240"/>
              <w:rPr>
                <w:rFonts w:ascii="Calibri" w:eastAsia="Calibri" w:hAnsi="Calibri" w:cs="Calibri"/>
                <w:i/>
                <w:color w:val="156082"/>
                <w:kern w:val="0"/>
                <w:sz w:val="28"/>
                <w:szCs w:val="28"/>
                <w:lang w:val="en-IE" w:eastAsia="en-IE"/>
                <w14:ligatures w14:val="none"/>
              </w:rPr>
            </w:pPr>
            <w:r w:rsidRPr="004E792D">
              <w:rPr>
                <w:rFonts w:ascii="Calibri" w:eastAsia="Calibri" w:hAnsi="Calibri" w:cs="Calibri"/>
                <w:i/>
                <w:color w:val="156082"/>
                <w:kern w:val="0"/>
                <w:sz w:val="28"/>
                <w:szCs w:val="28"/>
                <w:lang w:val="en-IE" w:eastAsia="en-IE"/>
                <w14:ligatures w14:val="none"/>
              </w:rPr>
              <w:t>2026-1</w:t>
            </w:r>
            <w:r w:rsidRPr="004E792D">
              <w:rPr>
                <w:rFonts w:ascii="Calibri" w:eastAsia="Calibri" w:hAnsi="Calibri" w:cs="Calibri"/>
                <w:i/>
                <w:color w:val="156082"/>
                <w:kern w:val="0"/>
                <w:sz w:val="28"/>
                <w:szCs w:val="28"/>
                <w:lang w:val="en-IE" w:eastAsia="en-IE"/>
                <w14:ligatures w14:val="none"/>
              </w:rPr>
              <w:t>1-01</w:t>
            </w:r>
            <w:r w:rsidRPr="004E792D">
              <w:rPr>
                <w:rFonts w:ascii="Calibri" w:eastAsia="Calibri" w:hAnsi="Calibri" w:cs="Calibri"/>
                <w:i/>
                <w:color w:val="156082"/>
                <w:kern w:val="0"/>
                <w:sz w:val="28"/>
                <w:szCs w:val="28"/>
                <w:lang w:val="en-IE" w:eastAsia="en-IE"/>
                <w14:ligatures w14:val="none"/>
              </w:rPr>
              <w:t xml:space="preserve"> </w:t>
            </w:r>
            <w:r w:rsidRPr="004E792D">
              <w:rPr>
                <w:rFonts w:ascii="Calibri" w:hAnsi="Calibri" w:cs="Calibri"/>
                <w:sz w:val="28"/>
                <w:szCs w:val="28"/>
              </w:rPr>
              <w:fldChar w:fldCharType="begin"/>
            </w:r>
            <w:r w:rsidRPr="004E792D">
              <w:rPr>
                <w:rFonts w:ascii="Calibri" w:hAnsi="Calibri" w:cs="Calibri"/>
                <w:sz w:val="28"/>
                <w:szCs w:val="28"/>
              </w:rPr>
              <w:instrText xml:space="preserve"> INCLUDEPICTURE "https://www.i2symbol.com/css/i2picture/pixel.png" \* MERGEFORMATINET </w:instrText>
            </w:r>
            <w:r w:rsidRPr="004E792D">
              <w:rPr>
                <w:rFonts w:ascii="Calibri" w:hAnsi="Calibri" w:cs="Calibri"/>
                <w:sz w:val="28"/>
                <w:szCs w:val="28"/>
              </w:rPr>
              <w:fldChar w:fldCharType="separate"/>
            </w:r>
            <w:r w:rsidRPr="004E792D">
              <w:rPr>
                <w:rFonts w:ascii="Calibri" w:hAnsi="Calibri" w:cs="Calibri"/>
                <w:noProof/>
                <w:sz w:val="28"/>
                <w:szCs w:val="28"/>
              </w:rPr>
              <w:drawing>
                <wp:inline distT="0" distB="0" distL="0" distR="0" wp14:anchorId="1B1955F1" wp14:editId="3602BFAA">
                  <wp:extent cx="15875" cy="15875"/>
                  <wp:effectExtent l="0" t="0" r="0" b="0"/>
                  <wp:docPr id="178592800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Pr="004E792D">
              <w:rPr>
                <w:rFonts w:ascii="Calibri" w:hAnsi="Calibri" w:cs="Calibri"/>
                <w:sz w:val="28"/>
                <w:szCs w:val="28"/>
              </w:rPr>
              <w:fldChar w:fldCharType="end"/>
            </w:r>
            <w:r w:rsidRPr="004E792D">
              <w:rPr>
                <w:rFonts w:ascii="Calibri" w:hAnsi="Calibri" w:cs="Calibri"/>
                <w:sz w:val="28"/>
                <w:szCs w:val="28"/>
              </w:rPr>
              <w:fldChar w:fldCharType="begin"/>
            </w:r>
            <w:r w:rsidRPr="004E792D">
              <w:rPr>
                <w:rFonts w:ascii="Calibri" w:hAnsi="Calibri" w:cs="Calibri"/>
                <w:sz w:val="28"/>
                <w:szCs w:val="28"/>
              </w:rPr>
              <w:instrText xml:space="preserve"> INCLUDEPICTURE "https://www.i2symbol.com/css/i2picture/pixel.png" \* MERGEFORMATINET </w:instrText>
            </w:r>
            <w:r w:rsidRPr="004E792D">
              <w:rPr>
                <w:rFonts w:ascii="Calibri" w:hAnsi="Calibri" w:cs="Calibri"/>
                <w:sz w:val="28"/>
                <w:szCs w:val="28"/>
              </w:rPr>
              <w:fldChar w:fldCharType="separate"/>
            </w:r>
            <w:r w:rsidRPr="004E792D">
              <w:rPr>
                <w:rFonts w:ascii="Calibri" w:hAnsi="Calibri" w:cs="Calibri"/>
                <w:noProof/>
                <w:sz w:val="28"/>
                <w:szCs w:val="28"/>
              </w:rPr>
              <w:drawing>
                <wp:inline distT="0" distB="0" distL="0" distR="0" wp14:anchorId="227FB0AE" wp14:editId="17A9C779">
                  <wp:extent cx="15875" cy="15875"/>
                  <wp:effectExtent l="0" t="0" r="0" b="0"/>
                  <wp:docPr id="90485504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Pr="004E792D">
              <w:rPr>
                <w:rFonts w:ascii="Calibri" w:hAnsi="Calibri" w:cs="Calibri"/>
                <w:sz w:val="28"/>
                <w:szCs w:val="28"/>
              </w:rPr>
              <w:fldChar w:fldCharType="end"/>
            </w:r>
            <w:r w:rsidRPr="004E792D">
              <w:rPr>
                <w:rFonts w:ascii="Calibri" w:hAnsi="Calibri" w:cs="Calibri"/>
                <w:sz w:val="28"/>
                <w:szCs w:val="28"/>
              </w:rPr>
              <w:fldChar w:fldCharType="begin"/>
            </w:r>
            <w:r w:rsidRPr="004E792D">
              <w:rPr>
                <w:rFonts w:ascii="Calibri" w:hAnsi="Calibri" w:cs="Calibri"/>
                <w:sz w:val="28"/>
                <w:szCs w:val="28"/>
              </w:rPr>
              <w:instrText xml:space="preserve"> INCLUDEPICTURE "https://www.i2symbol.com/css/i2picture/pixel.png" \* MERGEFORMATINET </w:instrText>
            </w:r>
            <w:r w:rsidRPr="004E792D">
              <w:rPr>
                <w:rFonts w:ascii="Calibri" w:hAnsi="Calibri" w:cs="Calibri"/>
                <w:sz w:val="28"/>
                <w:szCs w:val="28"/>
              </w:rPr>
              <w:fldChar w:fldCharType="separate"/>
            </w:r>
            <w:r w:rsidRPr="004E792D">
              <w:rPr>
                <w:rFonts w:ascii="Calibri" w:hAnsi="Calibri" w:cs="Calibri"/>
                <w:noProof/>
                <w:sz w:val="28"/>
                <w:szCs w:val="28"/>
              </w:rPr>
              <w:drawing>
                <wp:inline distT="0" distB="0" distL="0" distR="0" wp14:anchorId="675632A3" wp14:editId="70E19491">
                  <wp:extent cx="15875" cy="15875"/>
                  <wp:effectExtent l="0" t="0" r="0" b="0"/>
                  <wp:docPr id="1581841607"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Pr="004E792D">
              <w:rPr>
                <w:rFonts w:ascii="Calibri" w:hAnsi="Calibri" w:cs="Calibri"/>
                <w:sz w:val="28"/>
                <w:szCs w:val="28"/>
              </w:rPr>
              <w:fldChar w:fldCharType="end"/>
            </w:r>
          </w:p>
        </w:tc>
      </w:tr>
      <w:tr w:rsidR="004E792D" w:rsidRPr="00DF2D31" w14:paraId="78BA3893" w14:textId="77777777" w:rsidTr="00EA4FF3">
        <w:tc>
          <w:tcPr>
            <w:tcW w:w="4675" w:type="dxa"/>
            <w:vAlign w:val="center"/>
          </w:tcPr>
          <w:p w14:paraId="6C128526"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GitHub Repository</w:t>
            </w:r>
          </w:p>
        </w:tc>
        <w:tc>
          <w:tcPr>
            <w:tcW w:w="4675" w:type="dxa"/>
            <w:vAlign w:val="center"/>
          </w:tcPr>
          <w:p w14:paraId="1D8B0136" w14:textId="01B513EB" w:rsidR="004E792D" w:rsidRPr="004E792D" w:rsidRDefault="004E792D" w:rsidP="00EA4FF3">
            <w:pPr>
              <w:spacing w:before="240" w:after="240"/>
              <w:rPr>
                <w:rFonts w:ascii="Calibri" w:eastAsia="Calibri" w:hAnsi="Calibri" w:cs="Calibri"/>
                <w:i/>
                <w:color w:val="156082"/>
                <w:kern w:val="0"/>
                <w:sz w:val="28"/>
                <w:szCs w:val="28"/>
                <w:u w:val="single"/>
                <w:lang w:val="en-IE" w:eastAsia="en-IE"/>
                <w14:ligatures w14:val="none"/>
              </w:rPr>
            </w:pPr>
            <w:hyperlink r:id="rId7" w:history="1">
              <w:r w:rsidRPr="004E792D">
                <w:rPr>
                  <w:rFonts w:ascii="Calibri" w:eastAsia="Calibri" w:hAnsi="Calibri" w:cs="Calibri"/>
                  <w:i/>
                  <w:color w:val="156082"/>
                  <w:kern w:val="0"/>
                  <w:sz w:val="28"/>
                  <w:szCs w:val="28"/>
                  <w:u w:val="single"/>
                  <w:lang w:val="en-IE" w:eastAsia="en-IE"/>
                  <w14:ligatures w14:val="none"/>
                </w:rPr>
                <w:t>CCT-Dublin/CCT_STDA_C</w:t>
              </w:r>
              <w:r w:rsidRPr="004E792D">
                <w:rPr>
                  <w:rFonts w:ascii="Calibri" w:eastAsia="Calibri" w:hAnsi="Calibri" w:cs="Calibri"/>
                  <w:i/>
                  <w:color w:val="156082"/>
                  <w:kern w:val="0"/>
                  <w:sz w:val="28"/>
                  <w:szCs w:val="28"/>
                  <w:u w:val="single"/>
                  <w:lang w:val="en-IE" w:eastAsia="en-IE"/>
                  <w14:ligatures w14:val="none"/>
                </w:rPr>
                <w:t>A</w:t>
              </w:r>
              <w:r w:rsidRPr="004E792D">
                <w:rPr>
                  <w:rFonts w:ascii="Calibri" w:eastAsia="Calibri" w:hAnsi="Calibri" w:cs="Calibri"/>
                  <w:i/>
                  <w:color w:val="156082"/>
                  <w:kern w:val="0"/>
                  <w:sz w:val="28"/>
                  <w:szCs w:val="28"/>
                  <w:u w:val="single"/>
                  <w:lang w:val="en-IE" w:eastAsia="en-IE"/>
                  <w14:ligatures w14:val="none"/>
                </w:rPr>
                <w:t>_01_40S</w:t>
              </w:r>
            </w:hyperlink>
          </w:p>
        </w:tc>
      </w:tr>
    </w:tbl>
    <w:p w14:paraId="3915AABA" w14:textId="25A68735" w:rsidR="004E792D" w:rsidRDefault="004E792D"/>
    <w:p w14:paraId="009DD5F3" w14:textId="77777777" w:rsidR="004E792D" w:rsidRDefault="004E792D">
      <w:r>
        <w:br w:type="page"/>
      </w:r>
    </w:p>
    <w:p w14:paraId="421B3884" w14:textId="77777777" w:rsidR="004E792D" w:rsidRPr="001A683A" w:rsidRDefault="004E792D" w:rsidP="004E792D">
      <w:pPr>
        <w:rPr>
          <w:rFonts w:ascii="Calibri" w:hAnsi="Calibri" w:cs="Calibri"/>
          <w:b/>
          <w:color w:val="156082"/>
          <w:sz w:val="32"/>
          <w:szCs w:val="32"/>
        </w:rPr>
      </w:pPr>
      <w:r w:rsidRPr="001A683A">
        <w:rPr>
          <w:rFonts w:ascii="Calibri" w:hAnsi="Calibri" w:cs="Calibri"/>
          <w:b/>
          <w:color w:val="156082"/>
          <w:sz w:val="32"/>
          <w:szCs w:val="32"/>
        </w:rPr>
        <w:lastRenderedPageBreak/>
        <w:t>Use of AI Tool</w:t>
      </w:r>
    </w:p>
    <w:p w14:paraId="2953EB1C" w14:textId="77777777" w:rsidR="004E792D" w:rsidRDefault="004E792D" w:rsidP="004E792D">
      <w:pPr>
        <w:rPr>
          <w:rFonts w:ascii="Calibri" w:hAnsi="Calibri" w:cs="Calibri"/>
          <w:sz w:val="28"/>
          <w:szCs w:val="28"/>
        </w:rPr>
      </w:pPr>
      <w:r w:rsidRPr="001A683A">
        <w:rPr>
          <w:rFonts w:ascii="Calibri" w:hAnsi="Calibri" w:cs="Calibri"/>
          <w:sz w:val="28"/>
          <w:szCs w:val="28"/>
        </w:rPr>
        <w:t xml:space="preserve">I acknowledge the use of </w:t>
      </w:r>
      <w:r w:rsidRPr="001A683A">
        <w:rPr>
          <w:rFonts w:ascii="Calibri" w:hAnsi="Calibri" w:cs="Calibri"/>
          <w:b/>
          <w:sz w:val="28"/>
          <w:szCs w:val="28"/>
        </w:rPr>
        <w:t>Chat-GPT</w:t>
      </w:r>
      <w:r w:rsidRPr="001A683A">
        <w:rPr>
          <w:rFonts w:ascii="Calibri" w:hAnsi="Calibri" w:cs="Calibri"/>
          <w:sz w:val="28"/>
          <w:szCs w:val="28"/>
        </w:rPr>
        <w:t xml:space="preserve"> for the purpose of</w:t>
      </w:r>
      <w:r>
        <w:rPr>
          <w:rFonts w:ascii="Calibri" w:hAnsi="Calibri" w:cs="Calibri"/>
          <w:sz w:val="28"/>
          <w:szCs w:val="28"/>
        </w:rPr>
        <w:t>:</w:t>
      </w:r>
    </w:p>
    <w:p w14:paraId="136F4BC5" w14:textId="77777777" w:rsidR="004E792D" w:rsidRPr="004073EF" w:rsidRDefault="004E792D" w:rsidP="004E792D">
      <w:pPr>
        <w:pStyle w:val="ListParagraph"/>
        <w:numPr>
          <w:ilvl w:val="0"/>
          <w:numId w:val="2"/>
        </w:numPr>
        <w:jc w:val="both"/>
        <w:rPr>
          <w:rFonts w:ascii="Calibri" w:hAnsi="Calibri" w:cs="Calibri"/>
          <w:bCs/>
          <w:sz w:val="28"/>
          <w:szCs w:val="28"/>
        </w:rPr>
      </w:pPr>
      <w:r w:rsidRPr="004073EF">
        <w:rPr>
          <w:rFonts w:ascii="Calibri" w:hAnsi="Calibri" w:cs="Calibri"/>
          <w:bCs/>
          <w:sz w:val="28"/>
          <w:szCs w:val="28"/>
        </w:rPr>
        <w:t>Translate my writing from Brazilian Portuguese to academic US English</w:t>
      </w:r>
      <w:r>
        <w:rPr>
          <w:rFonts w:ascii="Calibri" w:hAnsi="Calibri" w:cs="Calibri"/>
          <w:bCs/>
          <w:sz w:val="28"/>
          <w:szCs w:val="28"/>
        </w:rPr>
        <w:t xml:space="preserve"> </w:t>
      </w:r>
      <w:proofErr w:type="gramStart"/>
      <w:r>
        <w:rPr>
          <w:rFonts w:ascii="Calibri" w:hAnsi="Calibri" w:cs="Calibri"/>
          <w:bCs/>
          <w:sz w:val="28"/>
          <w:szCs w:val="28"/>
        </w:rPr>
        <w:t>( Jupiter</w:t>
      </w:r>
      <w:proofErr w:type="gramEnd"/>
      <w:r>
        <w:rPr>
          <w:rFonts w:ascii="Calibri" w:hAnsi="Calibri" w:cs="Calibri"/>
          <w:bCs/>
          <w:sz w:val="28"/>
          <w:szCs w:val="28"/>
        </w:rPr>
        <w:t xml:space="preserve"> </w:t>
      </w:r>
      <w:proofErr w:type="gramStart"/>
      <w:r>
        <w:rPr>
          <w:rFonts w:ascii="Calibri" w:hAnsi="Calibri" w:cs="Calibri"/>
          <w:bCs/>
          <w:sz w:val="28"/>
          <w:szCs w:val="28"/>
        </w:rPr>
        <w:t>Lab )</w:t>
      </w:r>
      <w:proofErr w:type="gramEnd"/>
      <w:r w:rsidRPr="004073EF">
        <w:rPr>
          <w:rFonts w:ascii="Calibri" w:hAnsi="Calibri" w:cs="Calibri"/>
          <w:bCs/>
          <w:sz w:val="28"/>
          <w:szCs w:val="28"/>
        </w:rPr>
        <w:t>.</w:t>
      </w:r>
    </w:p>
    <w:p w14:paraId="2FBA79B1" w14:textId="77777777" w:rsidR="004E792D" w:rsidRPr="004073EF" w:rsidRDefault="004E792D" w:rsidP="004E792D">
      <w:pPr>
        <w:pStyle w:val="ListParagraph"/>
        <w:numPr>
          <w:ilvl w:val="0"/>
          <w:numId w:val="2"/>
        </w:numPr>
        <w:jc w:val="both"/>
        <w:rPr>
          <w:rFonts w:ascii="Calibri" w:hAnsi="Calibri" w:cs="Calibri"/>
          <w:bCs/>
          <w:sz w:val="28"/>
          <w:szCs w:val="28"/>
        </w:rPr>
      </w:pPr>
      <w:r w:rsidRPr="004073EF">
        <w:rPr>
          <w:rFonts w:ascii="Calibri" w:hAnsi="Calibri" w:cs="Calibri"/>
          <w:bCs/>
          <w:sz w:val="28"/>
          <w:szCs w:val="28"/>
        </w:rPr>
        <w:t>Improving Python code, I’ve written</w:t>
      </w:r>
    </w:p>
    <w:p w14:paraId="1FDB4CD3" w14:textId="77777777" w:rsidR="004E792D" w:rsidRPr="004073EF" w:rsidRDefault="004E792D" w:rsidP="004E792D">
      <w:pPr>
        <w:pStyle w:val="ListParagraph"/>
        <w:numPr>
          <w:ilvl w:val="0"/>
          <w:numId w:val="2"/>
        </w:numPr>
        <w:jc w:val="both"/>
        <w:rPr>
          <w:rFonts w:ascii="Calibri" w:hAnsi="Calibri" w:cs="Calibri"/>
          <w:bCs/>
          <w:sz w:val="28"/>
          <w:szCs w:val="28"/>
        </w:rPr>
      </w:pPr>
      <w:r w:rsidRPr="004073EF">
        <w:rPr>
          <w:rFonts w:ascii="Calibri" w:hAnsi="Calibri" w:cs="Calibri"/>
          <w:bCs/>
          <w:sz w:val="28"/>
          <w:szCs w:val="28"/>
        </w:rPr>
        <w:t>Example of Python code using the [Matplotlib and Seaborn] frameworks</w:t>
      </w:r>
    </w:p>
    <w:p w14:paraId="5BE2C4D8" w14:textId="67F15D55" w:rsidR="004E792D" w:rsidRDefault="004E792D">
      <w:r w:rsidRPr="00256FE5">
        <w:rPr>
          <w:noProof/>
        </w:rPr>
        <w:drawing>
          <wp:inline distT="0" distB="0" distL="0" distR="0" wp14:anchorId="0EBB9269" wp14:editId="6592E0CF">
            <wp:extent cx="5943600" cy="3000375"/>
            <wp:effectExtent l="0" t="0" r="0" b="0"/>
            <wp:docPr id="78259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93948" name=""/>
                    <pic:cNvPicPr/>
                  </pic:nvPicPr>
                  <pic:blipFill>
                    <a:blip r:embed="rId8"/>
                    <a:stretch>
                      <a:fillRect/>
                    </a:stretch>
                  </pic:blipFill>
                  <pic:spPr>
                    <a:xfrm>
                      <a:off x="0" y="0"/>
                      <a:ext cx="5943600" cy="3000375"/>
                    </a:xfrm>
                    <a:prstGeom prst="rect">
                      <a:avLst/>
                    </a:prstGeom>
                  </pic:spPr>
                </pic:pic>
              </a:graphicData>
            </a:graphic>
          </wp:inline>
        </w:drawing>
      </w:r>
    </w:p>
    <w:p w14:paraId="3196791F" w14:textId="77777777" w:rsidR="004E792D" w:rsidDel="001B4FCA" w:rsidRDefault="004E792D">
      <w:pPr>
        <w:rPr>
          <w:del w:id="0" w:author="MatheuS Santos" w:date="2026-10-25T10:39:00Z" w16du:dateUtc="2026-10-25T10:39:00Z"/>
        </w:rPr>
      </w:pPr>
      <w:r>
        <w:br w:type="page"/>
      </w:r>
    </w:p>
    <w:p w14:paraId="51593FCC" w14:textId="74B15BAC" w:rsidR="004E792D" w:rsidRDefault="004E792D">
      <w:del w:id="1" w:author="MatheuS Santos" w:date="2026-10-25T10:39:00Z" w16du:dateUtc="2026-10-25T10:39:00Z">
        <w:r w:rsidDel="001B4FCA">
          <w:br w:type="page"/>
        </w:r>
      </w:del>
    </w:p>
    <w:customXmlInsRangeStart w:id="2" w:author="MatheuS Santos" w:date="2026-10-25T10:38:00Z"/>
    <w:sdt>
      <w:sdtPr>
        <w:id w:val="370499433"/>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customXmlInsRangeEnd w:id="2"/>
        <w:p w14:paraId="23FD88F6" w14:textId="4CEF1522" w:rsidR="004E792D" w:rsidRDefault="004E792D">
          <w:pPr>
            <w:pStyle w:val="TOCHeading"/>
            <w:rPr>
              <w:ins w:id="3" w:author="MatheuS Santos" w:date="2026-10-25T10:38:00Z" w16du:dateUtc="2026-10-25T10:38:00Z"/>
            </w:rPr>
          </w:pPr>
          <w:ins w:id="4" w:author="MatheuS Santos" w:date="2026-10-25T10:38:00Z" w16du:dateUtc="2026-10-25T10:38:00Z">
            <w:r>
              <w:t>Table of Contents</w:t>
            </w:r>
          </w:ins>
        </w:p>
        <w:p w14:paraId="183B2B78" w14:textId="1E79116D" w:rsidR="004E792D" w:rsidRDefault="004E792D">
          <w:pPr>
            <w:pStyle w:val="TOC1"/>
            <w:tabs>
              <w:tab w:val="right" w:leader="dot" w:pos="9350"/>
            </w:tabs>
            <w:rPr>
              <w:noProof/>
            </w:rPr>
          </w:pPr>
          <w:ins w:id="5" w:author="MatheuS Santos" w:date="2026-10-25T10:38:00Z" w16du:dateUtc="2026-10-25T10:38:00Z">
            <w:r>
              <w:rPr>
                <w:b w:val="0"/>
                <w:bCs w:val="0"/>
              </w:rPr>
              <w:fldChar w:fldCharType="begin"/>
            </w:r>
            <w:r>
              <w:instrText xml:space="preserve"> TOC \o "1-3" \h \z \u </w:instrText>
            </w:r>
            <w:r>
              <w:rPr>
                <w:b w:val="0"/>
                <w:bCs w:val="0"/>
              </w:rPr>
              <w:fldChar w:fldCharType="separate"/>
            </w:r>
          </w:ins>
          <w:hyperlink w:anchor="_Toc243817121" w:history="1">
            <w:r w:rsidRPr="00CF5EAA">
              <w:rPr>
                <w:rStyle w:val="Hyperlink"/>
                <w:noProof/>
              </w:rPr>
              <w:t>1.      Summarize your dataset clearly, using relevant descriptive statistics and appropriate p</w:t>
            </w:r>
            <w:r w:rsidRPr="00CF5EAA">
              <w:rPr>
                <w:rStyle w:val="Hyperlink"/>
                <w:noProof/>
              </w:rPr>
              <w:t>l</w:t>
            </w:r>
            <w:r w:rsidRPr="00CF5EAA">
              <w:rPr>
                <w:rStyle w:val="Hyperlink"/>
                <w:noProof/>
              </w:rPr>
              <w:t>ots. These should be carefully motivated and justified and clearly presented. You should critically analyse your findings, in addition to including the necessary Python code, output and plots in the report. You are required to plot at least three graphs. [0-35].</w:t>
            </w:r>
            <w:r>
              <w:rPr>
                <w:noProof/>
                <w:webHidden/>
              </w:rPr>
              <w:tab/>
            </w:r>
            <w:r>
              <w:rPr>
                <w:noProof/>
                <w:webHidden/>
              </w:rPr>
              <w:fldChar w:fldCharType="begin"/>
            </w:r>
            <w:r>
              <w:rPr>
                <w:noProof/>
                <w:webHidden/>
              </w:rPr>
              <w:instrText xml:space="preserve"> PAGEREF _Toc243817121 \h </w:instrText>
            </w:r>
            <w:r>
              <w:rPr>
                <w:noProof/>
                <w:webHidden/>
              </w:rPr>
            </w:r>
            <w:r>
              <w:rPr>
                <w:noProof/>
                <w:webHidden/>
              </w:rPr>
              <w:fldChar w:fldCharType="separate"/>
            </w:r>
            <w:r>
              <w:rPr>
                <w:noProof/>
                <w:webHidden/>
              </w:rPr>
              <w:t>4</w:t>
            </w:r>
            <w:r>
              <w:rPr>
                <w:noProof/>
                <w:webHidden/>
              </w:rPr>
              <w:fldChar w:fldCharType="end"/>
            </w:r>
          </w:hyperlink>
        </w:p>
        <w:p w14:paraId="30FF48AD" w14:textId="44A0E524" w:rsidR="004E792D" w:rsidRDefault="004E792D">
          <w:pPr>
            <w:pStyle w:val="TOC1"/>
            <w:tabs>
              <w:tab w:val="right" w:leader="dot" w:pos="9350"/>
            </w:tabs>
            <w:rPr>
              <w:noProof/>
            </w:rPr>
          </w:pPr>
          <w:hyperlink w:anchor="_Toc243817122" w:history="1">
            <w:r w:rsidRPr="00CF5EAA">
              <w:rPr>
                <w:rStyle w:val="Hyperlink"/>
                <w:noProof/>
              </w:rPr>
              <w:t>2.      Use two discrete distributions (Binomial and Poisson) to explain and identify some information about your dataset. You must explain your reasoning and the techniques you have used. Visualize your data and explain what happens with the large samples in these cases. You must work with Python, and your mathematical reasoning must be documented in your report. [0-30].</w:t>
            </w:r>
            <w:r>
              <w:rPr>
                <w:noProof/>
                <w:webHidden/>
              </w:rPr>
              <w:tab/>
            </w:r>
            <w:r>
              <w:rPr>
                <w:noProof/>
                <w:webHidden/>
              </w:rPr>
              <w:fldChar w:fldCharType="begin"/>
            </w:r>
            <w:r>
              <w:rPr>
                <w:noProof/>
                <w:webHidden/>
              </w:rPr>
              <w:instrText xml:space="preserve"> PAGEREF _Toc243817122 \h </w:instrText>
            </w:r>
            <w:r>
              <w:rPr>
                <w:noProof/>
                <w:webHidden/>
              </w:rPr>
            </w:r>
            <w:r>
              <w:rPr>
                <w:noProof/>
                <w:webHidden/>
              </w:rPr>
              <w:fldChar w:fldCharType="separate"/>
            </w:r>
            <w:r>
              <w:rPr>
                <w:noProof/>
                <w:webHidden/>
              </w:rPr>
              <w:t>4</w:t>
            </w:r>
            <w:r>
              <w:rPr>
                <w:noProof/>
                <w:webHidden/>
              </w:rPr>
              <w:fldChar w:fldCharType="end"/>
            </w:r>
          </w:hyperlink>
        </w:p>
        <w:p w14:paraId="4C93E386" w14:textId="29D9F988" w:rsidR="004E792D" w:rsidRDefault="004E792D">
          <w:pPr>
            <w:pStyle w:val="TOC1"/>
            <w:tabs>
              <w:tab w:val="right" w:leader="dot" w:pos="9350"/>
            </w:tabs>
            <w:rPr>
              <w:noProof/>
            </w:rPr>
          </w:pPr>
          <w:hyperlink w:anchor="_Toc243817123" w:history="1">
            <w:r w:rsidRPr="00CF5EAA">
              <w:rPr>
                <w:rStyle w:val="Hyperlink"/>
                <w:noProof/>
              </w:rPr>
              <w:t>3.       Use Normal distribution to explain/ identify some information about your dataset. [0-20].</w:t>
            </w:r>
            <w:r>
              <w:rPr>
                <w:noProof/>
                <w:webHidden/>
              </w:rPr>
              <w:tab/>
            </w:r>
            <w:r>
              <w:rPr>
                <w:noProof/>
                <w:webHidden/>
              </w:rPr>
              <w:fldChar w:fldCharType="begin"/>
            </w:r>
            <w:r>
              <w:rPr>
                <w:noProof/>
                <w:webHidden/>
              </w:rPr>
              <w:instrText xml:space="preserve"> PAGEREF _Toc243817123 \h </w:instrText>
            </w:r>
            <w:r>
              <w:rPr>
                <w:noProof/>
                <w:webHidden/>
              </w:rPr>
            </w:r>
            <w:r>
              <w:rPr>
                <w:noProof/>
                <w:webHidden/>
              </w:rPr>
              <w:fldChar w:fldCharType="separate"/>
            </w:r>
            <w:r>
              <w:rPr>
                <w:noProof/>
                <w:webHidden/>
              </w:rPr>
              <w:t>4</w:t>
            </w:r>
            <w:r>
              <w:rPr>
                <w:noProof/>
                <w:webHidden/>
              </w:rPr>
              <w:fldChar w:fldCharType="end"/>
            </w:r>
          </w:hyperlink>
        </w:p>
        <w:p w14:paraId="608C5AE1" w14:textId="71E794F5" w:rsidR="004E792D" w:rsidRDefault="004E792D">
          <w:pPr>
            <w:pStyle w:val="TOC1"/>
            <w:tabs>
              <w:tab w:val="right" w:leader="dot" w:pos="9350"/>
            </w:tabs>
            <w:rPr>
              <w:noProof/>
            </w:rPr>
          </w:pPr>
          <w:hyperlink w:anchor="_Toc243817124" w:history="1">
            <w:r w:rsidRPr="00CF5EAA">
              <w:rPr>
                <w:rStyle w:val="Hyperlink"/>
                <w:noProof/>
              </w:rPr>
              <w:t>4.       Explain the importance of the distributions used in point 3 and 4 in your analysis. Justify the choice of the variables and explain if the variables used for the discrete distributions could be used as normal distribution in this case. [0-15].</w:t>
            </w:r>
            <w:r>
              <w:rPr>
                <w:noProof/>
                <w:webHidden/>
              </w:rPr>
              <w:tab/>
            </w:r>
            <w:r>
              <w:rPr>
                <w:noProof/>
                <w:webHidden/>
              </w:rPr>
              <w:fldChar w:fldCharType="begin"/>
            </w:r>
            <w:r>
              <w:rPr>
                <w:noProof/>
                <w:webHidden/>
              </w:rPr>
              <w:instrText xml:space="preserve"> PAGEREF _Toc243817124 \h </w:instrText>
            </w:r>
            <w:r>
              <w:rPr>
                <w:noProof/>
                <w:webHidden/>
              </w:rPr>
            </w:r>
            <w:r>
              <w:rPr>
                <w:noProof/>
                <w:webHidden/>
              </w:rPr>
              <w:fldChar w:fldCharType="separate"/>
            </w:r>
            <w:r>
              <w:rPr>
                <w:noProof/>
                <w:webHidden/>
              </w:rPr>
              <w:t>4</w:t>
            </w:r>
            <w:r>
              <w:rPr>
                <w:noProof/>
                <w:webHidden/>
              </w:rPr>
              <w:fldChar w:fldCharType="end"/>
            </w:r>
          </w:hyperlink>
        </w:p>
        <w:p w14:paraId="0387435B" w14:textId="2DE18EF9" w:rsidR="004E792D" w:rsidRDefault="004E792D">
          <w:pPr>
            <w:pStyle w:val="TOC1"/>
            <w:tabs>
              <w:tab w:val="right" w:leader="dot" w:pos="9350"/>
            </w:tabs>
            <w:rPr>
              <w:noProof/>
            </w:rPr>
          </w:pPr>
          <w:hyperlink w:anchor="_Toc243817125" w:history="1">
            <w:r w:rsidRPr="00CF5EAA">
              <w:rPr>
                <w:rStyle w:val="Hyperlink"/>
                <w:noProof/>
              </w:rPr>
              <w:t>5. Conclusions.</w:t>
            </w:r>
            <w:r>
              <w:rPr>
                <w:noProof/>
                <w:webHidden/>
              </w:rPr>
              <w:tab/>
            </w:r>
            <w:r>
              <w:rPr>
                <w:noProof/>
                <w:webHidden/>
              </w:rPr>
              <w:fldChar w:fldCharType="begin"/>
            </w:r>
            <w:r>
              <w:rPr>
                <w:noProof/>
                <w:webHidden/>
              </w:rPr>
              <w:instrText xml:space="preserve"> PAGEREF _Toc243817125 \h </w:instrText>
            </w:r>
            <w:r>
              <w:rPr>
                <w:noProof/>
                <w:webHidden/>
              </w:rPr>
            </w:r>
            <w:r>
              <w:rPr>
                <w:noProof/>
                <w:webHidden/>
              </w:rPr>
              <w:fldChar w:fldCharType="separate"/>
            </w:r>
            <w:r>
              <w:rPr>
                <w:noProof/>
                <w:webHidden/>
              </w:rPr>
              <w:t>4</w:t>
            </w:r>
            <w:r>
              <w:rPr>
                <w:noProof/>
                <w:webHidden/>
              </w:rPr>
              <w:fldChar w:fldCharType="end"/>
            </w:r>
          </w:hyperlink>
        </w:p>
        <w:p w14:paraId="772FB6D3" w14:textId="6812481B" w:rsidR="004E792D" w:rsidRDefault="004E792D">
          <w:pPr>
            <w:pStyle w:val="TOC1"/>
            <w:tabs>
              <w:tab w:val="right" w:leader="dot" w:pos="9350"/>
            </w:tabs>
            <w:rPr>
              <w:noProof/>
            </w:rPr>
          </w:pPr>
          <w:hyperlink w:anchor="_Toc243817126" w:history="1">
            <w:r w:rsidRPr="00CF5EAA">
              <w:rPr>
                <w:rStyle w:val="Hyperlink"/>
                <w:noProof/>
              </w:rPr>
              <w:t>6. References.</w:t>
            </w:r>
            <w:r>
              <w:rPr>
                <w:noProof/>
                <w:webHidden/>
              </w:rPr>
              <w:tab/>
            </w:r>
            <w:r>
              <w:rPr>
                <w:noProof/>
                <w:webHidden/>
              </w:rPr>
              <w:fldChar w:fldCharType="begin"/>
            </w:r>
            <w:r>
              <w:rPr>
                <w:noProof/>
                <w:webHidden/>
              </w:rPr>
              <w:instrText xml:space="preserve"> PAGEREF _Toc243817126 \h </w:instrText>
            </w:r>
            <w:r>
              <w:rPr>
                <w:noProof/>
                <w:webHidden/>
              </w:rPr>
            </w:r>
            <w:r>
              <w:rPr>
                <w:noProof/>
                <w:webHidden/>
              </w:rPr>
              <w:fldChar w:fldCharType="separate"/>
            </w:r>
            <w:r>
              <w:rPr>
                <w:noProof/>
                <w:webHidden/>
              </w:rPr>
              <w:t>4</w:t>
            </w:r>
            <w:r>
              <w:rPr>
                <w:noProof/>
                <w:webHidden/>
              </w:rPr>
              <w:fldChar w:fldCharType="end"/>
            </w:r>
          </w:hyperlink>
        </w:p>
        <w:p w14:paraId="7C85A267" w14:textId="60F73D65" w:rsidR="004E792D" w:rsidRDefault="004E792D">
          <w:pPr>
            <w:pStyle w:val="TOC1"/>
            <w:tabs>
              <w:tab w:val="right" w:leader="dot" w:pos="9350"/>
            </w:tabs>
            <w:rPr>
              <w:noProof/>
            </w:rPr>
          </w:pPr>
          <w:hyperlink w:anchor="_Toc243817127" w:history="1">
            <w:r w:rsidRPr="00CF5EAA">
              <w:rPr>
                <w:rStyle w:val="Hyperlink"/>
                <w:noProof/>
              </w:rPr>
              <w:t>7. Appendix.</w:t>
            </w:r>
            <w:r>
              <w:rPr>
                <w:noProof/>
                <w:webHidden/>
              </w:rPr>
              <w:tab/>
            </w:r>
            <w:r>
              <w:rPr>
                <w:noProof/>
                <w:webHidden/>
              </w:rPr>
              <w:fldChar w:fldCharType="begin"/>
            </w:r>
            <w:r>
              <w:rPr>
                <w:noProof/>
                <w:webHidden/>
              </w:rPr>
              <w:instrText xml:space="preserve"> PAGEREF _Toc243817127 \h </w:instrText>
            </w:r>
            <w:r>
              <w:rPr>
                <w:noProof/>
                <w:webHidden/>
              </w:rPr>
            </w:r>
            <w:r>
              <w:rPr>
                <w:noProof/>
                <w:webHidden/>
              </w:rPr>
              <w:fldChar w:fldCharType="separate"/>
            </w:r>
            <w:r>
              <w:rPr>
                <w:noProof/>
                <w:webHidden/>
              </w:rPr>
              <w:t>4</w:t>
            </w:r>
            <w:r>
              <w:rPr>
                <w:noProof/>
                <w:webHidden/>
              </w:rPr>
              <w:fldChar w:fldCharType="end"/>
            </w:r>
          </w:hyperlink>
        </w:p>
        <w:p w14:paraId="507BFC84" w14:textId="07FB40BC" w:rsidR="004E792D" w:rsidRDefault="004E792D">
          <w:pPr>
            <w:rPr>
              <w:ins w:id="6" w:author="MatheuS Santos" w:date="2026-10-25T10:38:00Z" w16du:dateUtc="2026-10-25T10:38:00Z"/>
            </w:rPr>
          </w:pPr>
          <w:ins w:id="7" w:author="MatheuS Santos" w:date="2026-10-25T10:38:00Z" w16du:dateUtc="2026-10-25T10:38:00Z">
            <w:r>
              <w:rPr>
                <w:b/>
                <w:bCs/>
                <w:noProof/>
              </w:rPr>
              <w:fldChar w:fldCharType="end"/>
            </w:r>
          </w:ins>
        </w:p>
        <w:customXmlInsRangeStart w:id="8" w:author="MatheuS Santos" w:date="2026-10-25T10:38:00Z"/>
      </w:sdtContent>
    </w:sdt>
    <w:customXmlInsRangeEnd w:id="8"/>
    <w:p w14:paraId="1F27930F" w14:textId="77777777" w:rsidR="001B4FCA" w:rsidRDefault="001B4FCA">
      <w:pPr>
        <w:rPr>
          <w:ins w:id="9" w:author="MatheuS Santos" w:date="2026-10-25T10:40:00Z" w16du:dateUtc="2026-10-25T10:40:00Z"/>
          <w:rFonts w:ascii="Calibri" w:eastAsiaTheme="majorEastAsia" w:hAnsi="Calibri" w:cstheme="majorBidi"/>
          <w:color w:val="0F4761" w:themeColor="accent1" w:themeShade="BF"/>
          <w:sz w:val="32"/>
          <w:szCs w:val="40"/>
        </w:rPr>
      </w:pPr>
      <w:bookmarkStart w:id="10" w:name="_Toc243817121"/>
      <w:ins w:id="11" w:author="MatheuS Santos" w:date="2026-10-25T10:40:00Z" w16du:dateUtc="2026-10-25T10:40:00Z">
        <w:r>
          <w:br w:type="page"/>
        </w:r>
      </w:ins>
    </w:p>
    <w:p w14:paraId="169FBED3" w14:textId="7E585E53" w:rsidR="004E792D" w:rsidRPr="004E792D" w:rsidRDefault="004E792D" w:rsidP="004E792D">
      <w:pPr>
        <w:pStyle w:val="Heading1"/>
        <w:jc w:val="both"/>
        <w:rPr>
          <w:b/>
        </w:rPr>
      </w:pPr>
      <w:r w:rsidRPr="004E792D">
        <w:lastRenderedPageBreak/>
        <w:t xml:space="preserve">1.      Summarize your dataset clearly, using relevant descriptive statistics and appropriate plots. These should be carefully motivated and justified and clearly presented. You should critically </w:t>
      </w:r>
      <w:del w:id="12" w:author="MatheuS Santos" w:date="2026-10-25T10:40:00Z" w16du:dateUtc="2026-10-25T10:40:00Z">
        <w:r w:rsidRPr="004E792D" w:rsidDel="001B4FCA">
          <w:delText>analyse</w:delText>
        </w:r>
      </w:del>
      <w:ins w:id="13" w:author="MatheuS Santos" w:date="2026-10-25T10:40:00Z" w16du:dateUtc="2026-10-25T10:40:00Z">
        <w:r w:rsidR="001B4FCA" w:rsidRPr="004E792D">
          <w:t>analyze</w:t>
        </w:r>
      </w:ins>
      <w:r w:rsidRPr="004E792D">
        <w:t xml:space="preserve"> your findings, in addition to including the necessary Python code, output and plots in the report. You are required to plot at least three graphs. [0-35]</w:t>
      </w:r>
      <w:r>
        <w:t>.</w:t>
      </w:r>
      <w:bookmarkEnd w:id="10"/>
    </w:p>
    <w:p w14:paraId="7F77D981" w14:textId="77777777" w:rsidR="001B4FCA" w:rsidRDefault="001B4FCA">
      <w:pPr>
        <w:rPr>
          <w:ins w:id="14" w:author="MatheuS Santos" w:date="2026-10-25T10:40:00Z" w16du:dateUtc="2026-10-25T10:40:00Z"/>
          <w:rFonts w:ascii="Calibri" w:eastAsiaTheme="majorEastAsia" w:hAnsi="Calibri" w:cstheme="majorBidi"/>
          <w:color w:val="0F4761" w:themeColor="accent1" w:themeShade="BF"/>
          <w:sz w:val="32"/>
          <w:szCs w:val="40"/>
        </w:rPr>
      </w:pPr>
      <w:bookmarkStart w:id="15" w:name="_Toc243817122"/>
      <w:ins w:id="16" w:author="MatheuS Santos" w:date="2026-10-25T10:40:00Z" w16du:dateUtc="2026-10-25T10:40:00Z">
        <w:r>
          <w:br w:type="page"/>
        </w:r>
      </w:ins>
    </w:p>
    <w:p w14:paraId="09686F36" w14:textId="5BCA6B01" w:rsidR="004E792D" w:rsidRPr="004E792D" w:rsidRDefault="004E792D" w:rsidP="004E792D">
      <w:pPr>
        <w:pStyle w:val="Heading1"/>
        <w:jc w:val="both"/>
        <w:rPr>
          <w:b/>
        </w:rPr>
      </w:pPr>
      <w:r w:rsidRPr="004E792D">
        <w:lastRenderedPageBreak/>
        <w:t>2.      Use two discrete distributions (Binomial and Poisson) to explain</w:t>
      </w:r>
      <w:r>
        <w:t xml:space="preserve"> and </w:t>
      </w:r>
      <w:r w:rsidRPr="004E792D">
        <w:t>identify some information about your dataset. You must explain your reasoning and the techniques you have used. Visualize your data and explain what happens with the large samples in these cases. You must work with Python, and your mathematical reasoning must be documented in your report. [0-30]</w:t>
      </w:r>
      <w:r>
        <w:t>.</w:t>
      </w:r>
      <w:bookmarkEnd w:id="15"/>
    </w:p>
    <w:p w14:paraId="4B8C5599" w14:textId="77777777" w:rsidR="001B4FCA" w:rsidRDefault="001B4FCA">
      <w:pPr>
        <w:rPr>
          <w:ins w:id="17" w:author="MatheuS Santos" w:date="2026-10-25T10:40:00Z" w16du:dateUtc="2026-10-25T10:40:00Z"/>
          <w:rFonts w:ascii="Calibri" w:eastAsiaTheme="majorEastAsia" w:hAnsi="Calibri" w:cstheme="majorBidi"/>
          <w:color w:val="0F4761" w:themeColor="accent1" w:themeShade="BF"/>
          <w:sz w:val="32"/>
          <w:szCs w:val="40"/>
        </w:rPr>
      </w:pPr>
      <w:bookmarkStart w:id="18" w:name="_Toc243817123"/>
      <w:ins w:id="19" w:author="MatheuS Santos" w:date="2026-10-25T10:40:00Z" w16du:dateUtc="2026-10-25T10:40:00Z">
        <w:r>
          <w:br w:type="page"/>
        </w:r>
      </w:ins>
    </w:p>
    <w:p w14:paraId="067F13D5" w14:textId="202F2432" w:rsidR="004E792D" w:rsidRPr="004E792D" w:rsidRDefault="004E792D" w:rsidP="004E792D">
      <w:pPr>
        <w:pStyle w:val="Heading1"/>
        <w:jc w:val="both"/>
        <w:rPr>
          <w:b/>
        </w:rPr>
      </w:pPr>
      <w:r w:rsidRPr="004E792D">
        <w:lastRenderedPageBreak/>
        <w:t>3.       Use Normal distribution to explain</w:t>
      </w:r>
      <w:r>
        <w:t>/</w:t>
      </w:r>
      <w:r w:rsidRPr="004E792D">
        <w:t xml:space="preserve"> identify some information about your dataset. [0-20]</w:t>
      </w:r>
      <w:r>
        <w:t>.</w:t>
      </w:r>
      <w:bookmarkEnd w:id="18"/>
    </w:p>
    <w:p w14:paraId="5FFA607A" w14:textId="77777777" w:rsidR="001B4FCA" w:rsidRDefault="001B4FCA">
      <w:pPr>
        <w:rPr>
          <w:ins w:id="20" w:author="MatheuS Santos" w:date="2026-10-25T10:40:00Z" w16du:dateUtc="2026-10-25T10:40:00Z"/>
          <w:rFonts w:ascii="Calibri" w:eastAsiaTheme="majorEastAsia" w:hAnsi="Calibri" w:cstheme="majorBidi"/>
          <w:color w:val="0F4761" w:themeColor="accent1" w:themeShade="BF"/>
          <w:sz w:val="32"/>
          <w:szCs w:val="40"/>
        </w:rPr>
      </w:pPr>
      <w:bookmarkStart w:id="21" w:name="_Toc243817124"/>
      <w:ins w:id="22" w:author="MatheuS Santos" w:date="2026-10-25T10:40:00Z" w16du:dateUtc="2026-10-25T10:40:00Z">
        <w:r>
          <w:br w:type="page"/>
        </w:r>
      </w:ins>
    </w:p>
    <w:p w14:paraId="5316C547" w14:textId="4B92F629" w:rsidR="00214577" w:rsidRPr="004E792D" w:rsidRDefault="004E792D" w:rsidP="004E792D">
      <w:pPr>
        <w:pStyle w:val="Heading1"/>
        <w:jc w:val="both"/>
      </w:pPr>
      <w:r w:rsidRPr="004E792D">
        <w:lastRenderedPageBreak/>
        <w:t>4.       Explain the importance of the distributions used in point 3 and 4 in your analysis. Justify the choice of the variables and explain if the variables used for the discrete distributions could be used as normal distribution in this case. [0-15]</w:t>
      </w:r>
      <w:r>
        <w:t>.</w:t>
      </w:r>
      <w:bookmarkEnd w:id="21"/>
    </w:p>
    <w:p w14:paraId="6BF576A3" w14:textId="2556CCA5" w:rsidR="004E792D" w:rsidRDefault="004E792D" w:rsidP="004E792D">
      <w:pPr>
        <w:pStyle w:val="Heading1"/>
        <w:jc w:val="both"/>
      </w:pPr>
      <w:bookmarkStart w:id="23" w:name="_Toc243817125"/>
      <w:r>
        <w:t>5. Conclusions.</w:t>
      </w:r>
      <w:bookmarkEnd w:id="23"/>
    </w:p>
    <w:p w14:paraId="7E2751FA" w14:textId="0DF58CB8" w:rsidR="004E792D" w:rsidRDefault="004E792D" w:rsidP="004E792D">
      <w:pPr>
        <w:pStyle w:val="Heading1"/>
        <w:jc w:val="both"/>
      </w:pPr>
      <w:bookmarkStart w:id="24" w:name="_Toc243817126"/>
      <w:r>
        <w:t>6</w:t>
      </w:r>
      <w:r>
        <w:t>. References</w:t>
      </w:r>
      <w:r>
        <w:t>.</w:t>
      </w:r>
      <w:bookmarkEnd w:id="24"/>
    </w:p>
    <w:p w14:paraId="5593A108" w14:textId="202419DB" w:rsidR="004E792D" w:rsidRDefault="004E792D" w:rsidP="004E792D">
      <w:pPr>
        <w:pStyle w:val="Heading1"/>
        <w:jc w:val="both"/>
      </w:pPr>
      <w:bookmarkStart w:id="25" w:name="_Toc243817127"/>
      <w:r>
        <w:t>7. Appendix.</w:t>
      </w:r>
      <w:bookmarkEnd w:id="25"/>
    </w:p>
    <w:p w14:paraId="149F3FDF" w14:textId="77777777" w:rsidR="004E792D" w:rsidRDefault="004E792D"/>
    <w:sectPr w:rsidR="004E7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7405F6"/>
    <w:multiLevelType w:val="hybridMultilevel"/>
    <w:tmpl w:val="8F563D0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DF97495"/>
    <w:multiLevelType w:val="hybridMultilevel"/>
    <w:tmpl w:val="B1F80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951203">
    <w:abstractNumId w:val="1"/>
  </w:num>
  <w:num w:numId="2" w16cid:durableId="16394124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theuS Santos">
    <w15:presenceInfo w15:providerId="Windows Live" w15:userId="44b63ff4281657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577"/>
    <w:rsid w:val="001B4FCA"/>
    <w:rsid w:val="00214577"/>
    <w:rsid w:val="004E792D"/>
    <w:rsid w:val="00611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C0825"/>
  <w15:chartTrackingRefBased/>
  <w15:docId w15:val="{1D731854-0534-F048-8AF6-64DD7D927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92D"/>
  </w:style>
  <w:style w:type="paragraph" w:styleId="Heading1">
    <w:name w:val="heading 1"/>
    <w:basedOn w:val="Normal"/>
    <w:next w:val="Normal"/>
    <w:link w:val="Heading1Char"/>
    <w:uiPriority w:val="9"/>
    <w:qFormat/>
    <w:rsid w:val="004E792D"/>
    <w:pPr>
      <w:keepNext/>
      <w:keepLines/>
      <w:spacing w:before="360" w:after="80"/>
      <w:outlineLvl w:val="0"/>
    </w:pPr>
    <w:rPr>
      <w:rFonts w:ascii="Calibri" w:eastAsiaTheme="majorEastAsia" w:hAnsi="Calibr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214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92D"/>
    <w:rPr>
      <w:rFonts w:ascii="Calibri" w:eastAsiaTheme="majorEastAsia" w:hAnsi="Calibri" w:cstheme="majorBidi"/>
      <w:color w:val="0F4761" w:themeColor="accent1" w:themeShade="BF"/>
      <w:sz w:val="32"/>
      <w:szCs w:val="40"/>
    </w:rPr>
  </w:style>
  <w:style w:type="character" w:customStyle="1" w:styleId="Heading2Char">
    <w:name w:val="Heading 2 Char"/>
    <w:basedOn w:val="DefaultParagraphFont"/>
    <w:link w:val="Heading2"/>
    <w:uiPriority w:val="9"/>
    <w:rsid w:val="00214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577"/>
    <w:rPr>
      <w:rFonts w:eastAsiaTheme="majorEastAsia" w:cstheme="majorBidi"/>
      <w:color w:val="272727" w:themeColor="text1" w:themeTint="D8"/>
    </w:rPr>
  </w:style>
  <w:style w:type="paragraph" w:styleId="Title">
    <w:name w:val="Title"/>
    <w:basedOn w:val="Normal"/>
    <w:next w:val="Normal"/>
    <w:link w:val="TitleChar"/>
    <w:uiPriority w:val="10"/>
    <w:qFormat/>
    <w:rsid w:val="00214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577"/>
    <w:pPr>
      <w:spacing w:before="160"/>
      <w:jc w:val="center"/>
    </w:pPr>
    <w:rPr>
      <w:i/>
      <w:iCs/>
      <w:color w:val="404040" w:themeColor="text1" w:themeTint="BF"/>
    </w:rPr>
  </w:style>
  <w:style w:type="character" w:customStyle="1" w:styleId="QuoteChar">
    <w:name w:val="Quote Char"/>
    <w:basedOn w:val="DefaultParagraphFont"/>
    <w:link w:val="Quote"/>
    <w:uiPriority w:val="29"/>
    <w:rsid w:val="00214577"/>
    <w:rPr>
      <w:i/>
      <w:iCs/>
      <w:color w:val="404040" w:themeColor="text1" w:themeTint="BF"/>
    </w:rPr>
  </w:style>
  <w:style w:type="paragraph" w:styleId="ListParagraph">
    <w:name w:val="List Paragraph"/>
    <w:basedOn w:val="Normal"/>
    <w:uiPriority w:val="34"/>
    <w:qFormat/>
    <w:rsid w:val="00214577"/>
    <w:pPr>
      <w:ind w:left="720"/>
      <w:contextualSpacing/>
    </w:pPr>
  </w:style>
  <w:style w:type="character" w:styleId="IntenseEmphasis">
    <w:name w:val="Intense Emphasis"/>
    <w:basedOn w:val="DefaultParagraphFont"/>
    <w:uiPriority w:val="21"/>
    <w:qFormat/>
    <w:rsid w:val="00214577"/>
    <w:rPr>
      <w:i/>
      <w:iCs/>
      <w:color w:val="0F4761" w:themeColor="accent1" w:themeShade="BF"/>
    </w:rPr>
  </w:style>
  <w:style w:type="paragraph" w:styleId="IntenseQuote">
    <w:name w:val="Intense Quote"/>
    <w:basedOn w:val="Normal"/>
    <w:next w:val="Normal"/>
    <w:link w:val="IntenseQuoteChar"/>
    <w:uiPriority w:val="30"/>
    <w:qFormat/>
    <w:rsid w:val="00214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577"/>
    <w:rPr>
      <w:i/>
      <w:iCs/>
      <w:color w:val="0F4761" w:themeColor="accent1" w:themeShade="BF"/>
    </w:rPr>
  </w:style>
  <w:style w:type="character" w:styleId="IntenseReference">
    <w:name w:val="Intense Reference"/>
    <w:basedOn w:val="DefaultParagraphFont"/>
    <w:uiPriority w:val="32"/>
    <w:qFormat/>
    <w:rsid w:val="00214577"/>
    <w:rPr>
      <w:b/>
      <w:bCs/>
      <w:smallCaps/>
      <w:color w:val="0F4761" w:themeColor="accent1" w:themeShade="BF"/>
      <w:spacing w:val="5"/>
    </w:rPr>
  </w:style>
  <w:style w:type="table" w:styleId="TableGrid">
    <w:name w:val="Table Grid"/>
    <w:basedOn w:val="TableNormal"/>
    <w:uiPriority w:val="39"/>
    <w:rsid w:val="004E7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E792D"/>
    <w:pPr>
      <w:spacing w:after="0" w:line="240" w:lineRule="auto"/>
    </w:pPr>
  </w:style>
  <w:style w:type="paragraph" w:styleId="TOCHeading">
    <w:name w:val="TOC Heading"/>
    <w:basedOn w:val="Heading1"/>
    <w:next w:val="Normal"/>
    <w:uiPriority w:val="39"/>
    <w:unhideWhenUsed/>
    <w:qFormat/>
    <w:rsid w:val="004E792D"/>
    <w:pPr>
      <w:spacing w:before="480" w:after="0" w:line="276" w:lineRule="auto"/>
      <w:outlineLvl w:val="9"/>
    </w:pPr>
    <w:rPr>
      <w:rFonts w:asciiTheme="majorHAnsi" w:hAnsiTheme="majorHAnsi"/>
      <w:b/>
      <w:bCs/>
      <w:kern w:val="0"/>
      <w:sz w:val="28"/>
      <w:szCs w:val="28"/>
      <w14:ligatures w14:val="none"/>
    </w:rPr>
  </w:style>
  <w:style w:type="paragraph" w:styleId="TOC1">
    <w:name w:val="toc 1"/>
    <w:basedOn w:val="Normal"/>
    <w:next w:val="Normal"/>
    <w:autoRedefine/>
    <w:uiPriority w:val="39"/>
    <w:unhideWhenUsed/>
    <w:rsid w:val="004E792D"/>
    <w:pPr>
      <w:spacing w:before="120" w:after="0"/>
    </w:pPr>
    <w:rPr>
      <w:b/>
      <w:bCs/>
      <w:i/>
      <w:iCs/>
    </w:rPr>
  </w:style>
  <w:style w:type="character" w:styleId="Hyperlink">
    <w:name w:val="Hyperlink"/>
    <w:basedOn w:val="DefaultParagraphFont"/>
    <w:uiPriority w:val="99"/>
    <w:unhideWhenUsed/>
    <w:rsid w:val="004E792D"/>
    <w:rPr>
      <w:color w:val="467886" w:themeColor="hyperlink"/>
      <w:u w:val="single"/>
    </w:rPr>
  </w:style>
  <w:style w:type="paragraph" w:styleId="TOC2">
    <w:name w:val="toc 2"/>
    <w:basedOn w:val="Normal"/>
    <w:next w:val="Normal"/>
    <w:autoRedefine/>
    <w:uiPriority w:val="39"/>
    <w:semiHidden/>
    <w:unhideWhenUsed/>
    <w:rsid w:val="004E792D"/>
    <w:pPr>
      <w:spacing w:before="120" w:after="0"/>
      <w:ind w:left="240"/>
    </w:pPr>
    <w:rPr>
      <w:b/>
      <w:bCs/>
      <w:sz w:val="22"/>
      <w:szCs w:val="22"/>
    </w:rPr>
  </w:style>
  <w:style w:type="paragraph" w:styleId="TOC3">
    <w:name w:val="toc 3"/>
    <w:basedOn w:val="Normal"/>
    <w:next w:val="Normal"/>
    <w:autoRedefine/>
    <w:uiPriority w:val="39"/>
    <w:semiHidden/>
    <w:unhideWhenUsed/>
    <w:rsid w:val="004E792D"/>
    <w:pPr>
      <w:spacing w:after="0"/>
      <w:ind w:left="480"/>
    </w:pPr>
    <w:rPr>
      <w:sz w:val="20"/>
      <w:szCs w:val="20"/>
    </w:rPr>
  </w:style>
  <w:style w:type="paragraph" w:styleId="TOC4">
    <w:name w:val="toc 4"/>
    <w:basedOn w:val="Normal"/>
    <w:next w:val="Normal"/>
    <w:autoRedefine/>
    <w:uiPriority w:val="39"/>
    <w:semiHidden/>
    <w:unhideWhenUsed/>
    <w:rsid w:val="004E792D"/>
    <w:pPr>
      <w:spacing w:after="0"/>
      <w:ind w:left="720"/>
    </w:pPr>
    <w:rPr>
      <w:sz w:val="20"/>
      <w:szCs w:val="20"/>
    </w:rPr>
  </w:style>
  <w:style w:type="paragraph" w:styleId="TOC5">
    <w:name w:val="toc 5"/>
    <w:basedOn w:val="Normal"/>
    <w:next w:val="Normal"/>
    <w:autoRedefine/>
    <w:uiPriority w:val="39"/>
    <w:semiHidden/>
    <w:unhideWhenUsed/>
    <w:rsid w:val="004E792D"/>
    <w:pPr>
      <w:spacing w:after="0"/>
      <w:ind w:left="960"/>
    </w:pPr>
    <w:rPr>
      <w:sz w:val="20"/>
      <w:szCs w:val="20"/>
    </w:rPr>
  </w:style>
  <w:style w:type="paragraph" w:styleId="TOC6">
    <w:name w:val="toc 6"/>
    <w:basedOn w:val="Normal"/>
    <w:next w:val="Normal"/>
    <w:autoRedefine/>
    <w:uiPriority w:val="39"/>
    <w:semiHidden/>
    <w:unhideWhenUsed/>
    <w:rsid w:val="004E792D"/>
    <w:pPr>
      <w:spacing w:after="0"/>
      <w:ind w:left="1200"/>
    </w:pPr>
    <w:rPr>
      <w:sz w:val="20"/>
      <w:szCs w:val="20"/>
    </w:rPr>
  </w:style>
  <w:style w:type="paragraph" w:styleId="TOC7">
    <w:name w:val="toc 7"/>
    <w:basedOn w:val="Normal"/>
    <w:next w:val="Normal"/>
    <w:autoRedefine/>
    <w:uiPriority w:val="39"/>
    <w:semiHidden/>
    <w:unhideWhenUsed/>
    <w:rsid w:val="004E792D"/>
    <w:pPr>
      <w:spacing w:after="0"/>
      <w:ind w:left="1440"/>
    </w:pPr>
    <w:rPr>
      <w:sz w:val="20"/>
      <w:szCs w:val="20"/>
    </w:rPr>
  </w:style>
  <w:style w:type="paragraph" w:styleId="TOC8">
    <w:name w:val="toc 8"/>
    <w:basedOn w:val="Normal"/>
    <w:next w:val="Normal"/>
    <w:autoRedefine/>
    <w:uiPriority w:val="39"/>
    <w:semiHidden/>
    <w:unhideWhenUsed/>
    <w:rsid w:val="004E792D"/>
    <w:pPr>
      <w:spacing w:after="0"/>
      <w:ind w:left="1680"/>
    </w:pPr>
    <w:rPr>
      <w:sz w:val="20"/>
      <w:szCs w:val="20"/>
    </w:rPr>
  </w:style>
  <w:style w:type="paragraph" w:styleId="TOC9">
    <w:name w:val="toc 9"/>
    <w:basedOn w:val="Normal"/>
    <w:next w:val="Normal"/>
    <w:autoRedefine/>
    <w:uiPriority w:val="39"/>
    <w:semiHidden/>
    <w:unhideWhenUsed/>
    <w:rsid w:val="004E792D"/>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github.com/CCT-Dublin/CCT_STDA_CA_01_40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C2AC0-8340-9645-8CD9-1CC18DF8F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466</Words>
  <Characters>3240</Characters>
  <Application>Microsoft Office Word</Application>
  <DocSecurity>0</DocSecurity>
  <Lines>75</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Santos</dc:creator>
  <cp:keywords/>
  <dc:description/>
  <cp:lastModifiedBy>MatheuS Santos</cp:lastModifiedBy>
  <cp:revision>2</cp:revision>
  <dcterms:created xsi:type="dcterms:W3CDTF">2026-10-25T10:26:00Z</dcterms:created>
  <dcterms:modified xsi:type="dcterms:W3CDTF">2026-10-25T10:40:00Z</dcterms:modified>
</cp:coreProperties>
</file>